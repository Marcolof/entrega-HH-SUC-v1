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3DFB" w14:textId="77777777" w:rsidR="00CD1162" w:rsidRDefault="00CD1162">
      <w:pPr>
        <w:pStyle w:val="Ttulo1"/>
      </w:pPr>
      <w:bookmarkStart w:id="0" w:name="_Toc180913656"/>
      <w:r>
        <w:t>Requerimientos Mínimos Necesarios</w:t>
      </w:r>
      <w:bookmarkEnd w:id="0"/>
    </w:p>
    <w:p w14:paraId="672A6659" w14:textId="77777777" w:rsidR="00CD1162" w:rsidRDefault="00CD1162">
      <w:pPr>
        <w:pStyle w:val="Encabezado"/>
        <w:tabs>
          <w:tab w:val="clear" w:pos="4419"/>
          <w:tab w:val="clear" w:pos="8838"/>
        </w:tabs>
        <w:rPr>
          <w:rFonts w:ascii="Arial" w:hAnsi="Arial"/>
          <w:smallCaps/>
        </w:rPr>
      </w:pPr>
    </w:p>
    <w:p w14:paraId="0A37501D" w14:textId="77777777" w:rsidR="00CD1162" w:rsidRDefault="00CD1162">
      <w:pPr>
        <w:pStyle w:val="Encabezado"/>
        <w:tabs>
          <w:tab w:val="clear" w:pos="4419"/>
          <w:tab w:val="clear" w:pos="8838"/>
        </w:tabs>
        <w:rPr>
          <w:rFonts w:ascii="Arial" w:hAnsi="Arial"/>
          <w:smallCaps/>
        </w:rPr>
      </w:pPr>
    </w:p>
    <w:p w14:paraId="53D1AEBC" w14:textId="77777777" w:rsidR="00CD1162" w:rsidRDefault="00CD1162">
      <w:pPr>
        <w:pStyle w:val="Ttulo2"/>
      </w:pPr>
      <w:bookmarkStart w:id="1" w:name="_Toc180913657"/>
      <w:r>
        <w:t>Identificación</w:t>
      </w:r>
      <w:bookmarkEnd w:id="1"/>
      <w:r>
        <w:t xml:space="preserve"> </w:t>
      </w:r>
    </w:p>
    <w:p w14:paraId="5DAB6C7B" w14:textId="77777777" w:rsidR="00CD1162" w:rsidRDefault="00CD1162">
      <w:pPr>
        <w:pStyle w:val="Encabezado"/>
        <w:tabs>
          <w:tab w:val="clear" w:pos="4419"/>
          <w:tab w:val="clear" w:pos="8838"/>
        </w:tabs>
        <w:rPr>
          <w:rFonts w:ascii="Arial" w:hAnsi="Arial"/>
          <w:smallCaps/>
        </w:rPr>
      </w:pPr>
    </w:p>
    <w:p w14:paraId="24D24C1D" w14:textId="77777777" w:rsidR="00CD1162" w:rsidRPr="00474D1E" w:rsidRDefault="00CD1162" w:rsidP="00474D1E">
      <w:pPr>
        <w:pStyle w:val="Ttulo3"/>
        <w:rPr>
          <w:rFonts w:cs="Arial"/>
        </w:rPr>
      </w:pPr>
      <w:bookmarkStart w:id="2" w:name="_Toc180913658"/>
      <w:r w:rsidRPr="00474D1E">
        <w:rPr>
          <w:rFonts w:cs="Arial"/>
        </w:rPr>
        <w:t>Fecha Solicitud</w:t>
      </w:r>
      <w:bookmarkEnd w:id="2"/>
      <w:r w:rsidRPr="00474D1E">
        <w:rPr>
          <w:rFonts w:cs="Arial"/>
        </w:rPr>
        <w:t xml:space="preserve"> </w:t>
      </w:r>
    </w:p>
    <w:p w14:paraId="02EB378F" w14:textId="3938F4BD" w:rsidR="00CD1162" w:rsidRPr="00474D1E" w:rsidRDefault="007220DC" w:rsidP="00474D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20/7/2026</w:t>
      </w:r>
    </w:p>
    <w:p w14:paraId="13B68F6C" w14:textId="77777777" w:rsidR="00CD1162" w:rsidRPr="00474D1E" w:rsidRDefault="00CD1162" w:rsidP="00474D1E">
      <w:pPr>
        <w:pStyle w:val="Ttulo3"/>
        <w:rPr>
          <w:rFonts w:cs="Arial"/>
          <w:lang w:val="es-ES"/>
        </w:rPr>
      </w:pPr>
      <w:bookmarkStart w:id="3" w:name="_Toc180913659"/>
      <w:r w:rsidRPr="00474D1E">
        <w:rPr>
          <w:rFonts w:cs="Arial"/>
          <w:lang w:val="es-ES"/>
        </w:rPr>
        <w:t xml:space="preserve">Nombre de la Solicitud </w:t>
      </w:r>
    </w:p>
    <w:p w14:paraId="004D8A95" w14:textId="7C51F7EB" w:rsidR="00CD1162" w:rsidRPr="00474D1E" w:rsidRDefault="004F728A" w:rsidP="004F728A">
      <w:pPr>
        <w:ind w:left="720" w:firstLine="340"/>
        <w:jc w:val="both"/>
        <w:rPr>
          <w:rFonts w:ascii="Arial" w:hAnsi="Arial" w:cs="Arial"/>
          <w:vanish/>
          <w:color w:val="3366FF"/>
          <w:sz w:val="24"/>
          <w:szCs w:val="24"/>
          <w:lang w:val="es-ES"/>
        </w:rPr>
      </w:pPr>
      <w:r>
        <w:rPr>
          <w:rFonts w:ascii="Arial" w:hAnsi="Arial" w:cs="Arial"/>
          <w:color w:val="3366FF"/>
          <w:sz w:val="24"/>
          <w:szCs w:val="24"/>
          <w:lang w:val="es-ES"/>
        </w:rPr>
        <w:t>Entrega de Pieza en Sucursales con</w:t>
      </w:r>
      <w:r w:rsidR="002A3854">
        <w:rPr>
          <w:rFonts w:ascii="Arial" w:hAnsi="Arial" w:cs="Arial"/>
          <w:color w:val="3366FF"/>
          <w:sz w:val="24"/>
          <w:szCs w:val="24"/>
          <w:lang w:val="es-ES"/>
        </w:rPr>
        <w:t xml:space="preserve"> Dispositivos Móviles</w:t>
      </w:r>
      <w:r w:rsidR="000D7757">
        <w:rPr>
          <w:rFonts w:ascii="Arial" w:hAnsi="Arial" w:cs="Arial"/>
          <w:color w:val="3366FF"/>
          <w:sz w:val="24"/>
          <w:szCs w:val="24"/>
          <w:lang w:val="es-ES"/>
        </w:rPr>
        <w:t>.</w:t>
      </w:r>
      <w:r w:rsidR="00FA2444" w:rsidRPr="00474D1E">
        <w:rPr>
          <w:rFonts w:ascii="Arial" w:hAnsi="Arial" w:cs="Arial"/>
          <w:vanish/>
          <w:color w:val="3366FF"/>
          <w:sz w:val="24"/>
          <w:szCs w:val="24"/>
          <w:lang w:val="es-ES"/>
        </w:rPr>
        <w:t xml:space="preserve"> </w:t>
      </w:r>
      <w:r w:rsidR="00CD1162" w:rsidRPr="00474D1E">
        <w:rPr>
          <w:rFonts w:ascii="Arial" w:hAnsi="Arial" w:cs="Arial"/>
          <w:vanish/>
          <w:color w:val="3366FF"/>
          <w:sz w:val="24"/>
          <w:szCs w:val="24"/>
          <w:lang w:val="es-ES"/>
        </w:rPr>
        <w:t>(Indentificar en pocas palabras la solicitud planteada. Por ejemplo: “Nuevo menú de opciones en pantalla XXX”; “Aumentar performance en comunicación de la sucursal”.)</w:t>
      </w:r>
    </w:p>
    <w:p w14:paraId="6A05A809" w14:textId="77777777" w:rsidR="00CD1162" w:rsidRPr="00474D1E" w:rsidRDefault="00CD1162" w:rsidP="00474D1E">
      <w:pPr>
        <w:jc w:val="both"/>
        <w:rPr>
          <w:rFonts w:ascii="Arial" w:hAnsi="Arial" w:cs="Arial"/>
          <w:sz w:val="24"/>
          <w:szCs w:val="24"/>
          <w:lang w:val="es-ES"/>
        </w:rPr>
      </w:pPr>
    </w:p>
    <w:bookmarkEnd w:id="3"/>
    <w:p w14:paraId="42A87E94" w14:textId="6B07A281" w:rsidR="00CD1162" w:rsidRDefault="00F942B7" w:rsidP="00474D1E">
      <w:pPr>
        <w:pStyle w:val="Ttulo3"/>
        <w:rPr>
          <w:rFonts w:cs="Arial"/>
          <w:lang w:val="es-ES"/>
        </w:rPr>
      </w:pPr>
      <w:r w:rsidRPr="00474D1E">
        <w:rPr>
          <w:rFonts w:cs="Arial"/>
          <w:lang w:val="es-ES"/>
        </w:rPr>
        <w:t>Nombre Producto o Servicio por modificar</w:t>
      </w:r>
    </w:p>
    <w:p w14:paraId="0AE01B77" w14:textId="009F41D9" w:rsidR="004F728A" w:rsidRPr="004F728A" w:rsidRDefault="004F728A" w:rsidP="004F728A">
      <w:pPr>
        <w:ind w:left="680"/>
        <w:rPr>
          <w:lang w:val="es-ES"/>
        </w:rPr>
      </w:pPr>
      <w:r>
        <w:rPr>
          <w:lang w:val="es-ES"/>
        </w:rPr>
        <w:t>O</w:t>
      </w:r>
      <w:r w:rsidR="000D7757">
        <w:rPr>
          <w:lang w:val="es-ES"/>
        </w:rPr>
        <w:t xml:space="preserve">ffice </w:t>
      </w:r>
      <w:proofErr w:type="spellStart"/>
      <w:r w:rsidR="000D7757">
        <w:rPr>
          <w:lang w:val="es-ES"/>
        </w:rPr>
        <w:t>Track</w:t>
      </w:r>
      <w:proofErr w:type="spellEnd"/>
      <w:r>
        <w:rPr>
          <w:lang w:val="es-ES"/>
        </w:rPr>
        <w:t xml:space="preserve"> </w:t>
      </w:r>
      <w:r w:rsidR="00F37CD1">
        <w:rPr>
          <w:lang w:val="es-ES"/>
        </w:rPr>
        <w:t>–</w:t>
      </w:r>
      <w:r>
        <w:rPr>
          <w:lang w:val="es-ES"/>
        </w:rPr>
        <w:t xml:space="preserve"> </w:t>
      </w:r>
      <w:proofErr w:type="spellStart"/>
      <w:r w:rsidR="00F37CD1">
        <w:rPr>
          <w:lang w:val="es-ES"/>
        </w:rPr>
        <w:t>Mosaic</w:t>
      </w:r>
      <w:proofErr w:type="spellEnd"/>
      <w:r w:rsidR="000D7757">
        <w:rPr>
          <w:lang w:val="es-ES"/>
        </w:rPr>
        <w:t xml:space="preserve"> – </w:t>
      </w:r>
      <w:proofErr w:type="spellStart"/>
      <w:r w:rsidR="000D7757">
        <w:rPr>
          <w:lang w:val="es-ES"/>
        </w:rPr>
        <w:t>Track</w:t>
      </w:r>
      <w:proofErr w:type="spellEnd"/>
      <w:r w:rsidR="000D7757">
        <w:rPr>
          <w:lang w:val="es-ES"/>
        </w:rPr>
        <w:t xml:space="preserve"> and trace</w:t>
      </w:r>
      <w:r w:rsidR="00F37CD1">
        <w:rPr>
          <w:lang w:val="es-ES"/>
        </w:rPr>
        <w:t xml:space="preserve"> </w:t>
      </w:r>
    </w:p>
    <w:p w14:paraId="41C8F396" w14:textId="77777777" w:rsidR="00CD1162" w:rsidRPr="00474D1E" w:rsidRDefault="00CD1162" w:rsidP="00474D1E">
      <w:pPr>
        <w:jc w:val="both"/>
        <w:rPr>
          <w:rFonts w:ascii="Arial" w:hAnsi="Arial" w:cs="Arial"/>
          <w:vanish/>
          <w:color w:val="3366FF"/>
          <w:sz w:val="24"/>
          <w:szCs w:val="24"/>
          <w:lang w:val="es-ES"/>
        </w:rPr>
      </w:pPr>
    </w:p>
    <w:p w14:paraId="08530DBF" w14:textId="77777777" w:rsidR="00CD1162" w:rsidRPr="00474D1E" w:rsidRDefault="00CD1162" w:rsidP="00474D1E">
      <w:pPr>
        <w:pStyle w:val="Ttulo3"/>
        <w:rPr>
          <w:rFonts w:cs="Arial"/>
          <w:lang w:val="es-ES"/>
        </w:rPr>
      </w:pPr>
      <w:r w:rsidRPr="00474D1E">
        <w:rPr>
          <w:rFonts w:cs="Arial"/>
          <w:lang w:val="es-ES"/>
        </w:rPr>
        <w:t>Usuario que da origen a la solicitud</w:t>
      </w:r>
    </w:p>
    <w:p w14:paraId="535B9836" w14:textId="77777777" w:rsidR="00B638A7" w:rsidRPr="00474D1E" w:rsidRDefault="00474D1E" w:rsidP="00474D1E">
      <w:pPr>
        <w:ind w:firstLine="340"/>
        <w:jc w:val="both"/>
        <w:rPr>
          <w:rFonts w:ascii="Arial" w:hAnsi="Arial" w:cs="Arial"/>
          <w:sz w:val="24"/>
          <w:szCs w:val="24"/>
          <w:lang w:val="es-ES"/>
        </w:rPr>
      </w:pPr>
      <w:r w:rsidRPr="00474D1E">
        <w:rPr>
          <w:rFonts w:ascii="Arial" w:hAnsi="Arial" w:cs="Arial"/>
          <w:sz w:val="24"/>
          <w:szCs w:val="24"/>
          <w:lang w:val="es-ES"/>
        </w:rPr>
        <w:t>Claudia Benitez</w:t>
      </w:r>
    </w:p>
    <w:p w14:paraId="018ABAB9" w14:textId="77777777" w:rsidR="00CD1162" w:rsidRPr="00474D1E" w:rsidRDefault="00CD1162" w:rsidP="00474D1E">
      <w:pPr>
        <w:jc w:val="both"/>
        <w:rPr>
          <w:rFonts w:ascii="Arial" w:hAnsi="Arial" w:cs="Arial"/>
          <w:vanish/>
          <w:color w:val="3366FF"/>
          <w:sz w:val="24"/>
          <w:szCs w:val="24"/>
          <w:lang w:val="es-ES"/>
        </w:rPr>
      </w:pPr>
      <w:r w:rsidRPr="00474D1E">
        <w:rPr>
          <w:rFonts w:ascii="Arial" w:hAnsi="Arial" w:cs="Arial"/>
          <w:vanish/>
          <w:color w:val="3366FF"/>
          <w:sz w:val="24"/>
          <w:szCs w:val="24"/>
          <w:lang w:val="es-ES"/>
        </w:rPr>
        <w:t>(Usuario que identifica la necesidad)</w:t>
      </w:r>
    </w:p>
    <w:p w14:paraId="0D0B940D" w14:textId="77777777" w:rsidR="00CD1162" w:rsidRPr="00474D1E" w:rsidRDefault="00CD1162" w:rsidP="00474D1E">
      <w:pPr>
        <w:jc w:val="both"/>
        <w:rPr>
          <w:rFonts w:ascii="Arial" w:hAnsi="Arial" w:cs="Arial"/>
          <w:vanish/>
          <w:color w:val="3366FF"/>
          <w:sz w:val="24"/>
          <w:szCs w:val="24"/>
          <w:lang w:val="es-ES"/>
        </w:rPr>
      </w:pPr>
    </w:p>
    <w:p w14:paraId="1FB5FADB" w14:textId="77777777" w:rsidR="00CD1162" w:rsidRPr="00474D1E" w:rsidRDefault="00CD1162" w:rsidP="00474D1E">
      <w:pPr>
        <w:pStyle w:val="Ttulo3"/>
        <w:rPr>
          <w:rFonts w:cs="Arial"/>
          <w:lang w:val="es-ES"/>
        </w:rPr>
      </w:pPr>
      <w:bookmarkStart w:id="4" w:name="_Toc180913661"/>
      <w:r w:rsidRPr="00474D1E">
        <w:rPr>
          <w:rFonts w:cs="Arial"/>
          <w:lang w:val="es-ES"/>
        </w:rPr>
        <w:t>Usuario Referente</w:t>
      </w:r>
      <w:bookmarkEnd w:id="4"/>
    </w:p>
    <w:p w14:paraId="4B763BD3" w14:textId="77777777" w:rsidR="0076141E" w:rsidRDefault="0076141E" w:rsidP="00474D1E">
      <w:pPr>
        <w:ind w:firstLine="340"/>
        <w:jc w:val="both"/>
        <w:rPr>
          <w:rFonts w:ascii="Arial" w:hAnsi="Arial" w:cs="Arial"/>
          <w:sz w:val="24"/>
          <w:szCs w:val="24"/>
          <w:lang w:val="es-ES"/>
        </w:rPr>
      </w:pPr>
      <w:r w:rsidRPr="00474D1E">
        <w:rPr>
          <w:rFonts w:ascii="Arial" w:hAnsi="Arial" w:cs="Arial"/>
          <w:sz w:val="24"/>
          <w:szCs w:val="24"/>
          <w:lang w:val="es-ES"/>
        </w:rPr>
        <w:t>C</w:t>
      </w:r>
      <w:r w:rsidR="00F73D6D" w:rsidRPr="00474D1E">
        <w:rPr>
          <w:rFonts w:ascii="Arial" w:hAnsi="Arial" w:cs="Arial"/>
          <w:sz w:val="24"/>
          <w:szCs w:val="24"/>
          <w:lang w:val="es-ES"/>
        </w:rPr>
        <w:t>ristian Bergamasco</w:t>
      </w:r>
    </w:p>
    <w:p w14:paraId="3FA67AE7" w14:textId="77777777" w:rsidR="00CD1162" w:rsidRPr="00474D1E" w:rsidRDefault="0076141E" w:rsidP="00474D1E">
      <w:pPr>
        <w:pStyle w:val="Textoindependiente"/>
        <w:jc w:val="both"/>
        <w:rPr>
          <w:rFonts w:ascii="Arial" w:hAnsi="Arial" w:cs="Arial"/>
          <w:sz w:val="24"/>
          <w:szCs w:val="24"/>
        </w:rPr>
      </w:pPr>
      <w:r w:rsidRPr="00474D1E">
        <w:rPr>
          <w:rFonts w:ascii="Arial" w:hAnsi="Arial" w:cs="Arial"/>
          <w:sz w:val="24"/>
          <w:szCs w:val="24"/>
        </w:rPr>
        <w:t xml:space="preserve"> </w:t>
      </w:r>
      <w:r w:rsidR="00CD1162" w:rsidRPr="00474D1E">
        <w:rPr>
          <w:rFonts w:ascii="Arial" w:hAnsi="Arial" w:cs="Arial"/>
          <w:sz w:val="24"/>
          <w:szCs w:val="24"/>
        </w:rPr>
        <w:t>(Miembro/s del área usuaria con amplio conocimiento del producto o servicio a modificar y facultades para proporcionar definiciones que puedan ser utilizadas para el posterior análisis del pedido de cambio).</w:t>
      </w:r>
    </w:p>
    <w:p w14:paraId="44EAFD9C" w14:textId="4DD0614F" w:rsidR="00CD1162" w:rsidRDefault="00CD1162" w:rsidP="00FA2444">
      <w:pPr>
        <w:pStyle w:val="Ttulo3"/>
        <w:rPr>
          <w:rFonts w:cs="Arial"/>
          <w:lang w:val="es-ES"/>
        </w:rPr>
      </w:pPr>
      <w:bookmarkStart w:id="5" w:name="_Toc180913662"/>
      <w:r w:rsidRPr="00474D1E">
        <w:rPr>
          <w:rFonts w:cs="Arial"/>
          <w:lang w:val="es-ES"/>
        </w:rPr>
        <w:t>Motivo del Cambio</w:t>
      </w:r>
      <w:bookmarkEnd w:id="5"/>
    </w:p>
    <w:p w14:paraId="4E31F46E" w14:textId="542C78AC" w:rsidR="00FA2444" w:rsidRPr="00FA2444" w:rsidRDefault="00552D71" w:rsidP="00531ECE">
      <w:pPr>
        <w:ind w:left="576"/>
        <w:rPr>
          <w:lang w:val="es-ES"/>
        </w:rPr>
      </w:pPr>
      <w:r>
        <w:rPr>
          <w:lang w:val="es-ES"/>
        </w:rPr>
        <w:t xml:space="preserve">Necesidad del negocio para incrementar las entregas con Dispositivo Móvil en Oficinas de </w:t>
      </w:r>
      <w:proofErr w:type="gramStart"/>
      <w:r>
        <w:rPr>
          <w:lang w:val="es-ES"/>
        </w:rPr>
        <w:t>Correo.-</w:t>
      </w:r>
      <w:proofErr w:type="gramEnd"/>
    </w:p>
    <w:p w14:paraId="0FA29CB0" w14:textId="77777777" w:rsidR="00CD1162" w:rsidRDefault="00CD1162" w:rsidP="00474D1E">
      <w:pPr>
        <w:pStyle w:val="Ttulo2"/>
        <w:jc w:val="both"/>
      </w:pPr>
      <w:bookmarkStart w:id="6" w:name="_Toc180913663"/>
      <w:r>
        <w:t>Descripción</w:t>
      </w:r>
      <w:bookmarkEnd w:id="6"/>
      <w:r>
        <w:t xml:space="preserve"> </w:t>
      </w:r>
    </w:p>
    <w:p w14:paraId="4B94D5A5" w14:textId="77777777" w:rsidR="00CD1162" w:rsidRDefault="00CD1162" w:rsidP="00474D1E">
      <w:pPr>
        <w:jc w:val="both"/>
        <w:rPr>
          <w:lang w:val="es-ES"/>
        </w:rPr>
      </w:pPr>
    </w:p>
    <w:p w14:paraId="3CB24908" w14:textId="1874632F" w:rsidR="00CD1162" w:rsidRDefault="00CD1162" w:rsidP="00474D1E">
      <w:pPr>
        <w:pStyle w:val="Ttulo3"/>
        <w:rPr>
          <w:rFonts w:cs="Arial"/>
          <w:lang w:val="es-ES"/>
        </w:rPr>
      </w:pPr>
      <w:bookmarkStart w:id="7" w:name="_Toc180913664"/>
      <w:r w:rsidRPr="00474D1E">
        <w:rPr>
          <w:rFonts w:cs="Arial"/>
          <w:lang w:val="es-ES"/>
        </w:rPr>
        <w:t>Descripción Detallada del Cambio</w:t>
      </w:r>
      <w:bookmarkEnd w:id="7"/>
    </w:p>
    <w:p w14:paraId="780ADFD4" w14:textId="6965BE25" w:rsidR="000D7757" w:rsidRDefault="00F37CD1" w:rsidP="00F37CD1">
      <w:pPr>
        <w:ind w:left="680"/>
        <w:rPr>
          <w:lang w:val="es-ES"/>
        </w:rPr>
      </w:pPr>
      <w:r>
        <w:rPr>
          <w:lang w:val="es-ES"/>
        </w:rPr>
        <w:t xml:space="preserve">Se requiere que </w:t>
      </w:r>
      <w:r w:rsidR="000D7757">
        <w:rPr>
          <w:lang w:val="es-ES"/>
        </w:rPr>
        <w:t>toda oficina de correo pueda realizar la entrega con di</w:t>
      </w:r>
      <w:r>
        <w:rPr>
          <w:lang w:val="es-ES"/>
        </w:rPr>
        <w:t xml:space="preserve">spositivos móviles de los </w:t>
      </w:r>
      <w:r w:rsidR="000D7757">
        <w:rPr>
          <w:lang w:val="es-ES"/>
        </w:rPr>
        <w:t xml:space="preserve">envíos de guarda </w:t>
      </w:r>
    </w:p>
    <w:p w14:paraId="7DC08125" w14:textId="760595AA" w:rsidR="000D7757" w:rsidRDefault="000D7757" w:rsidP="00F37CD1">
      <w:pPr>
        <w:ind w:left="680"/>
        <w:rPr>
          <w:lang w:val="es-ES"/>
        </w:rPr>
      </w:pPr>
      <w:r>
        <w:rPr>
          <w:lang w:val="es-ES"/>
        </w:rPr>
        <w:t xml:space="preserve">Quedando identificado el </w:t>
      </w:r>
      <w:r w:rsidR="00F37CD1">
        <w:rPr>
          <w:lang w:val="es-ES"/>
        </w:rPr>
        <w:t>usuario</w:t>
      </w:r>
      <w:r>
        <w:rPr>
          <w:lang w:val="es-ES"/>
        </w:rPr>
        <w:t xml:space="preserve"> que realiza la gestión de entrega y que mediante interfaces se actualicen los diferentes sistemas con los que cuenta la oficina, evitando el doble proceso.</w:t>
      </w:r>
    </w:p>
    <w:p w14:paraId="7065ECB0" w14:textId="72F9D260" w:rsidR="00731E3B" w:rsidRDefault="00731E3B" w:rsidP="00F37CD1">
      <w:pPr>
        <w:ind w:left="680"/>
        <w:rPr>
          <w:lang w:val="es-ES"/>
        </w:rPr>
      </w:pPr>
      <w:r>
        <w:rPr>
          <w:lang w:val="es-ES"/>
        </w:rPr>
        <w:t>Situación Actual:</w:t>
      </w:r>
    </w:p>
    <w:p w14:paraId="7508A3EF" w14:textId="743813BC" w:rsidR="00731E3B" w:rsidRDefault="00731E3B" w:rsidP="00F37CD1">
      <w:pPr>
        <w:ind w:left="680"/>
        <w:rPr>
          <w:lang w:val="es-ES"/>
        </w:rPr>
      </w:pPr>
      <w:r>
        <w:rPr>
          <w:lang w:val="es-ES"/>
        </w:rPr>
        <w:t>Se realiza la gestión de entrega en dos sistemas y bajo un usuario genérico que no permite identificar al operador</w:t>
      </w:r>
      <w:r w:rsidR="00552D71">
        <w:rPr>
          <w:lang w:val="es-ES"/>
        </w:rPr>
        <w:t xml:space="preserve"> que realizo el mismo</w:t>
      </w:r>
      <w:r>
        <w:rPr>
          <w:lang w:val="es-ES"/>
        </w:rPr>
        <w:t>.</w:t>
      </w:r>
    </w:p>
    <w:p w14:paraId="368B6405" w14:textId="42D61407" w:rsidR="00731E3B" w:rsidRDefault="00731E3B" w:rsidP="00F37CD1">
      <w:pPr>
        <w:ind w:left="680"/>
        <w:rPr>
          <w:lang w:val="es-ES"/>
        </w:rPr>
      </w:pPr>
      <w:r>
        <w:rPr>
          <w:lang w:val="es-ES"/>
        </w:rPr>
        <w:t xml:space="preserve">Así mismo existe la pasividad de errores en los registros de datos, dado que si el usuario indica que </w:t>
      </w:r>
      <w:r w:rsidR="00552D71">
        <w:rPr>
          <w:lang w:val="es-ES"/>
        </w:rPr>
        <w:t>e</w:t>
      </w:r>
      <w:bookmarkStart w:id="8" w:name="_GoBack"/>
      <w:bookmarkEnd w:id="8"/>
      <w:r w:rsidR="00552D71">
        <w:rPr>
          <w:lang w:val="es-ES"/>
        </w:rPr>
        <w:t>l</w:t>
      </w:r>
      <w:r>
        <w:rPr>
          <w:lang w:val="es-ES"/>
        </w:rPr>
        <w:t xml:space="preserve"> </w:t>
      </w:r>
      <w:r w:rsidR="00552D71">
        <w:rPr>
          <w:lang w:val="es-ES"/>
        </w:rPr>
        <w:t xml:space="preserve">envío </w:t>
      </w:r>
      <w:r>
        <w:rPr>
          <w:lang w:val="es-ES"/>
        </w:rPr>
        <w:t>fue gestionado</w:t>
      </w:r>
      <w:r w:rsidR="00552D71">
        <w:rPr>
          <w:lang w:val="es-ES"/>
        </w:rPr>
        <w:t xml:space="preserve"> con HH</w:t>
      </w:r>
      <w:r>
        <w:rPr>
          <w:lang w:val="es-ES"/>
        </w:rPr>
        <w:t>,</w:t>
      </w:r>
      <w:r w:rsidR="00552D71">
        <w:rPr>
          <w:lang w:val="es-ES"/>
        </w:rPr>
        <w:t xml:space="preserve"> y no lo hizo no se envía a novedad a </w:t>
      </w:r>
      <w:proofErr w:type="spellStart"/>
      <w:r w:rsidR="00552D71">
        <w:rPr>
          <w:lang w:val="es-ES"/>
        </w:rPr>
        <w:t>track</w:t>
      </w:r>
      <w:proofErr w:type="spellEnd"/>
      <w:r w:rsidR="00552D71">
        <w:rPr>
          <w:lang w:val="es-ES"/>
        </w:rPr>
        <w:t xml:space="preserve"> and trace quedando sin gestión </w:t>
      </w:r>
      <w:r>
        <w:rPr>
          <w:lang w:val="es-ES"/>
        </w:rPr>
        <w:t xml:space="preserve">de </w:t>
      </w:r>
      <w:proofErr w:type="gramStart"/>
      <w:r>
        <w:rPr>
          <w:lang w:val="es-ES"/>
        </w:rPr>
        <w:t>entrega.-</w:t>
      </w:r>
      <w:proofErr w:type="gramEnd"/>
    </w:p>
    <w:p w14:paraId="0B3DA943" w14:textId="718B2A44" w:rsidR="005868CA" w:rsidRPr="00FA2444" w:rsidRDefault="005868CA" w:rsidP="00F37CD1">
      <w:pPr>
        <w:ind w:left="680"/>
        <w:rPr>
          <w:lang w:val="es-ES"/>
        </w:rPr>
      </w:pPr>
    </w:p>
    <w:p w14:paraId="5E052FC3" w14:textId="5ADC2255" w:rsidR="00CD1162" w:rsidRDefault="00CD1162" w:rsidP="00474D1E">
      <w:pPr>
        <w:pStyle w:val="Ttulo3"/>
        <w:rPr>
          <w:rFonts w:cs="Arial"/>
          <w:lang w:val="es-ES"/>
        </w:rPr>
      </w:pPr>
      <w:bookmarkStart w:id="9" w:name="_Toc180913665"/>
      <w:r w:rsidRPr="00474D1E">
        <w:rPr>
          <w:rFonts w:cs="Arial"/>
          <w:lang w:val="es-ES"/>
        </w:rPr>
        <w:t>Justificación</w:t>
      </w:r>
      <w:bookmarkEnd w:id="9"/>
    </w:p>
    <w:p w14:paraId="40341D4C" w14:textId="0E8ADB44" w:rsidR="00BB21F4" w:rsidRDefault="00B42F4C" w:rsidP="00BB21F4">
      <w:pPr>
        <w:ind w:left="720"/>
        <w:rPr>
          <w:lang w:val="es-ES"/>
        </w:rPr>
      </w:pPr>
      <w:r>
        <w:rPr>
          <w:lang w:val="es-ES"/>
        </w:rPr>
        <w:t>Ampliación</w:t>
      </w:r>
      <w:r w:rsidR="00F37CD1">
        <w:rPr>
          <w:lang w:val="es-ES"/>
        </w:rPr>
        <w:t xml:space="preserve"> de Gestiones de entrega con </w:t>
      </w:r>
      <w:r w:rsidR="0074402B">
        <w:rPr>
          <w:lang w:val="es-ES"/>
        </w:rPr>
        <w:t>Dispositivos Móviles</w:t>
      </w:r>
      <w:r w:rsidR="00F37CD1">
        <w:rPr>
          <w:lang w:val="es-ES"/>
        </w:rPr>
        <w:t xml:space="preserve"> en </w:t>
      </w:r>
      <w:r>
        <w:rPr>
          <w:lang w:val="es-ES"/>
        </w:rPr>
        <w:t xml:space="preserve">Sucursales. </w:t>
      </w:r>
      <w:r w:rsidR="00BB21F4">
        <w:rPr>
          <w:lang w:val="es-ES"/>
        </w:rPr>
        <w:t>–</w:t>
      </w:r>
    </w:p>
    <w:p w14:paraId="353A93D2" w14:textId="5F166FD3" w:rsidR="00B25271" w:rsidRDefault="003D5E61" w:rsidP="00BB21F4">
      <w:pPr>
        <w:ind w:left="720"/>
        <w:rPr>
          <w:lang w:val="es-ES"/>
        </w:rPr>
      </w:pPr>
      <w:r>
        <w:rPr>
          <w:lang w:val="es-ES"/>
        </w:rPr>
        <w:t>Generación</w:t>
      </w:r>
      <w:r w:rsidR="00B25271">
        <w:rPr>
          <w:lang w:val="es-ES"/>
        </w:rPr>
        <w:t xml:space="preserve"> de RDU </w:t>
      </w:r>
      <w:r>
        <w:rPr>
          <w:lang w:val="es-ES"/>
        </w:rPr>
        <w:t>de los envíos procesados y ahorros en los tiempos de notificación a los clientes.-</w:t>
      </w:r>
    </w:p>
    <w:p w14:paraId="34E4B4A4" w14:textId="5B32A015" w:rsidR="00CD1162" w:rsidRPr="00BB21F4" w:rsidRDefault="00FA2444" w:rsidP="00BB21F4">
      <w:pPr>
        <w:ind w:left="720"/>
        <w:rPr>
          <w:lang w:val="es-ES"/>
        </w:rPr>
      </w:pPr>
      <w:r w:rsidRPr="00474D1E">
        <w:rPr>
          <w:rFonts w:ascii="Arial" w:hAnsi="Arial" w:cs="Arial"/>
          <w:sz w:val="24"/>
          <w:szCs w:val="24"/>
        </w:rPr>
        <w:t xml:space="preserve"> </w:t>
      </w:r>
      <w:r w:rsidR="00CD1162" w:rsidRPr="00474D1E">
        <w:rPr>
          <w:rFonts w:ascii="Arial" w:hAnsi="Arial" w:cs="Arial"/>
          <w:sz w:val="24"/>
          <w:szCs w:val="24"/>
        </w:rPr>
        <w:t>(Causas o motivos por los cuales es requerida la implementación del pedido de cambio).</w:t>
      </w:r>
    </w:p>
    <w:p w14:paraId="223A6CD6" w14:textId="77777777" w:rsidR="00CD1162" w:rsidRPr="00474D1E" w:rsidRDefault="00CD1162" w:rsidP="00474D1E">
      <w:pPr>
        <w:pStyle w:val="Ttulo3"/>
        <w:rPr>
          <w:rFonts w:cs="Arial"/>
          <w:lang w:val="es-ES"/>
        </w:rPr>
      </w:pPr>
      <w:bookmarkStart w:id="10" w:name="_Toc180913667"/>
      <w:r w:rsidRPr="00474D1E">
        <w:rPr>
          <w:rFonts w:cs="Arial"/>
          <w:lang w:val="es-ES"/>
        </w:rPr>
        <w:t>Prioridad del Usuario</w:t>
      </w:r>
      <w:bookmarkEnd w:id="10"/>
    </w:p>
    <w:p w14:paraId="0D567473" w14:textId="77777777" w:rsidR="00B638A7" w:rsidRPr="00474D1E" w:rsidRDefault="00D36F2C" w:rsidP="00474D1E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74D1E">
        <w:rPr>
          <w:rFonts w:ascii="Arial" w:hAnsi="Arial" w:cs="Arial"/>
          <w:sz w:val="24"/>
          <w:szCs w:val="24"/>
          <w:lang w:val="es-ES"/>
        </w:rPr>
        <w:t>ALTA</w:t>
      </w:r>
    </w:p>
    <w:p w14:paraId="169846E8" w14:textId="77777777" w:rsidR="00CD1162" w:rsidRPr="00474D1E" w:rsidRDefault="00CD1162" w:rsidP="00474D1E">
      <w:pPr>
        <w:pStyle w:val="Textoindependiente"/>
        <w:jc w:val="both"/>
        <w:rPr>
          <w:rFonts w:ascii="Arial" w:hAnsi="Arial" w:cs="Arial"/>
          <w:sz w:val="24"/>
          <w:szCs w:val="24"/>
        </w:rPr>
      </w:pPr>
      <w:bookmarkStart w:id="11" w:name="_Toc180913668"/>
      <w:r w:rsidRPr="00474D1E">
        <w:rPr>
          <w:rFonts w:ascii="Arial" w:hAnsi="Arial" w:cs="Arial"/>
          <w:sz w:val="24"/>
          <w:szCs w:val="24"/>
        </w:rPr>
        <w:t>(Si existe fecha límite, incorporarla justificándola).</w:t>
      </w:r>
    </w:p>
    <w:p w14:paraId="62486C05" w14:textId="77777777" w:rsidR="00CD1162" w:rsidRPr="00474D1E" w:rsidRDefault="00CD1162" w:rsidP="00474D1E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161B65F" w14:textId="77777777" w:rsidR="00CD1162" w:rsidRPr="00474D1E" w:rsidRDefault="00CD1162" w:rsidP="00474D1E">
      <w:pPr>
        <w:pStyle w:val="Ttulo3"/>
        <w:rPr>
          <w:rFonts w:cs="Arial"/>
          <w:lang w:val="es-ES"/>
        </w:rPr>
      </w:pPr>
      <w:r w:rsidRPr="00474D1E">
        <w:rPr>
          <w:rFonts w:cs="Arial"/>
          <w:lang w:val="es-ES"/>
        </w:rPr>
        <w:t>Nivel de Servicio esperado (disponibilidad)</w:t>
      </w:r>
      <w:bookmarkEnd w:id="11"/>
    </w:p>
    <w:p w14:paraId="41B2309F" w14:textId="77777777" w:rsidR="00CD1162" w:rsidRPr="00474D1E" w:rsidRDefault="00CD1162" w:rsidP="00474D1E">
      <w:pPr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474D1E">
        <w:rPr>
          <w:rFonts w:ascii="Arial" w:hAnsi="Arial" w:cs="Arial"/>
          <w:i/>
          <w:sz w:val="24"/>
          <w:szCs w:val="24"/>
          <w:lang w:val="es-ES"/>
        </w:rPr>
        <w:tab/>
      </w:r>
      <w:r w:rsidR="00D67FF9" w:rsidRPr="00474D1E">
        <w:rPr>
          <w:rFonts w:ascii="Arial" w:hAnsi="Arial" w:cs="Arial"/>
          <w:iCs/>
          <w:sz w:val="24"/>
          <w:szCs w:val="24"/>
          <w:lang w:val="es-ES"/>
        </w:rPr>
        <w:t>(</w:t>
      </w:r>
      <w:r w:rsidRPr="00474D1E">
        <w:rPr>
          <w:rFonts w:ascii="Arial" w:hAnsi="Arial" w:cs="Arial"/>
          <w:iCs/>
          <w:color w:val="00B0F0"/>
          <w:sz w:val="24"/>
          <w:szCs w:val="24"/>
          <w:lang w:val="es-ES"/>
        </w:rPr>
        <w:t>Completar cuando se requieran cambios en alguno de los siguientes ítems</w:t>
      </w:r>
      <w:r w:rsidRPr="00474D1E">
        <w:rPr>
          <w:rFonts w:ascii="Arial" w:hAnsi="Arial" w:cs="Arial"/>
          <w:iCs/>
          <w:sz w:val="24"/>
          <w:szCs w:val="24"/>
          <w:lang w:val="es-ES"/>
        </w:rPr>
        <w:t>:</w:t>
      </w:r>
      <w:r w:rsidR="00D67FF9" w:rsidRPr="00474D1E">
        <w:rPr>
          <w:rFonts w:ascii="Arial" w:hAnsi="Arial" w:cs="Arial"/>
          <w:iCs/>
          <w:sz w:val="24"/>
          <w:szCs w:val="24"/>
          <w:lang w:val="es-ES"/>
        </w:rPr>
        <w:t>)</w:t>
      </w:r>
    </w:p>
    <w:p w14:paraId="4101652C" w14:textId="77777777" w:rsidR="00CD1162" w:rsidRPr="00474D1E" w:rsidRDefault="00CD1162" w:rsidP="00474D1E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615FFF21" w14:textId="19886BE9" w:rsidR="00F02A3B" w:rsidRDefault="00CD1162" w:rsidP="00474D1E">
      <w:pPr>
        <w:pStyle w:val="Ttulo3"/>
        <w:rPr>
          <w:rFonts w:cs="Arial"/>
          <w:lang w:val="es-ES"/>
        </w:rPr>
      </w:pPr>
      <w:bookmarkStart w:id="12" w:name="_Toc180913669"/>
      <w:r w:rsidRPr="00474D1E">
        <w:rPr>
          <w:rFonts w:cs="Arial"/>
          <w:lang w:val="es-ES"/>
        </w:rPr>
        <w:t>Áreas usuarias impactadas</w:t>
      </w:r>
      <w:bookmarkEnd w:id="12"/>
    </w:p>
    <w:p w14:paraId="21A0819E" w14:textId="0AEC66D7" w:rsidR="00F37CD1" w:rsidRPr="00F37CD1" w:rsidRDefault="00F37CD1" w:rsidP="00F37CD1">
      <w:pPr>
        <w:ind w:left="680"/>
        <w:rPr>
          <w:lang w:val="es-ES"/>
        </w:rPr>
      </w:pPr>
      <w:r>
        <w:rPr>
          <w:lang w:val="es-ES"/>
        </w:rPr>
        <w:t>Comerciales</w:t>
      </w:r>
    </w:p>
    <w:p w14:paraId="4B99056E" w14:textId="77777777" w:rsidR="00D36F2C" w:rsidRPr="00474D1E" w:rsidRDefault="00D36F2C" w:rsidP="00474D1E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D6C14A5" w14:textId="77777777" w:rsidR="00CD1162" w:rsidRPr="00474D1E" w:rsidRDefault="00CD1162" w:rsidP="00474D1E">
      <w:pPr>
        <w:jc w:val="both"/>
        <w:rPr>
          <w:rFonts w:ascii="Arial" w:hAnsi="Arial" w:cs="Arial"/>
          <w:sz w:val="24"/>
          <w:szCs w:val="24"/>
          <w:lang w:val="es-ES"/>
        </w:rPr>
      </w:pPr>
      <w:r w:rsidRPr="00474D1E">
        <w:rPr>
          <w:rFonts w:ascii="Arial" w:hAnsi="Arial" w:cs="Arial"/>
          <w:vanish/>
          <w:color w:val="3366FF"/>
          <w:sz w:val="24"/>
          <w:szCs w:val="24"/>
          <w:lang w:val="es-ES"/>
        </w:rPr>
        <w:t>(Identifique el conjunto de áreas usuarias que se verán impactadas como consecuencia de la implementación del pedido de cambio).</w:t>
      </w:r>
    </w:p>
    <w:p w14:paraId="7640A23D" w14:textId="77777777" w:rsidR="00CD1162" w:rsidRPr="00474D1E" w:rsidRDefault="00CD1162" w:rsidP="00474D1E">
      <w:pPr>
        <w:pStyle w:val="Ttulo3"/>
        <w:rPr>
          <w:rFonts w:cs="Arial"/>
          <w:lang w:val="es-ES"/>
        </w:rPr>
      </w:pPr>
      <w:bookmarkStart w:id="13" w:name="_Toc180913670"/>
      <w:r w:rsidRPr="00474D1E">
        <w:rPr>
          <w:rFonts w:cs="Arial"/>
          <w:lang w:val="es-ES"/>
        </w:rPr>
        <w:t>Procedimientos Operativos Vigentes involucrados</w:t>
      </w:r>
      <w:bookmarkEnd w:id="13"/>
    </w:p>
    <w:p w14:paraId="41DE52B4" w14:textId="74C5C03E" w:rsidR="00CD1162" w:rsidRPr="00474D1E" w:rsidRDefault="00D67FF9" w:rsidP="00FA2444">
      <w:pPr>
        <w:ind w:left="340" w:firstLine="340"/>
        <w:jc w:val="both"/>
        <w:rPr>
          <w:rFonts w:ascii="Arial" w:hAnsi="Arial" w:cs="Arial"/>
          <w:sz w:val="24"/>
          <w:szCs w:val="24"/>
          <w:lang w:val="es-ES"/>
        </w:rPr>
      </w:pPr>
      <w:r w:rsidRPr="00474D1E">
        <w:rPr>
          <w:rFonts w:ascii="Arial" w:hAnsi="Arial" w:cs="Arial"/>
          <w:sz w:val="24"/>
          <w:szCs w:val="24"/>
          <w:lang w:val="es-ES"/>
        </w:rPr>
        <w:t>(</w:t>
      </w:r>
      <w:ins w:id="14" w:author="Victor Caraballo" w:date="2023-04-14T11:57:00Z">
        <w:r w:rsidR="000E27B5" w:rsidRPr="00474D1E">
          <w:rPr>
            <w:rFonts w:ascii="Arial" w:hAnsi="Arial" w:cs="Arial"/>
            <w:sz w:val="24"/>
            <w:szCs w:val="24"/>
            <w:lang w:val="es-ES"/>
          </w:rPr>
          <w:t>No aplica (Indicar para aquellos casos en que exista un procedimiento operativo vigente).</w:t>
        </w:r>
      </w:ins>
      <w:r w:rsidR="00CD1162" w:rsidRPr="00474D1E">
        <w:rPr>
          <w:rFonts w:ascii="Arial" w:hAnsi="Arial" w:cs="Arial"/>
          <w:vanish/>
          <w:color w:val="3366FF"/>
          <w:sz w:val="24"/>
          <w:szCs w:val="24"/>
          <w:lang w:val="es-ES"/>
        </w:rPr>
        <w:t>(Indicar para aquellos casos en que exista un procedimiento operativo vigente).</w:t>
      </w:r>
    </w:p>
    <w:sectPr w:rsidR="00CD1162" w:rsidRPr="00474D1E" w:rsidSect="00785F5E">
      <w:headerReference w:type="default" r:id="rId11"/>
      <w:footerReference w:type="default" r:id="rId12"/>
      <w:type w:val="continuous"/>
      <w:pgSz w:w="11906" w:h="16838" w:code="9"/>
      <w:pgMar w:top="434" w:right="851" w:bottom="567" w:left="1134" w:header="51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1EAD78" w14:textId="77777777" w:rsidR="0018000D" w:rsidRDefault="0018000D">
      <w:r>
        <w:separator/>
      </w:r>
    </w:p>
  </w:endnote>
  <w:endnote w:type="continuationSeparator" w:id="0">
    <w:p w14:paraId="62F9B042" w14:textId="77777777" w:rsidR="0018000D" w:rsidRDefault="0018000D">
      <w:r>
        <w:continuationSeparator/>
      </w:r>
    </w:p>
  </w:endnote>
  <w:endnote w:type="continuationNotice" w:id="1">
    <w:p w14:paraId="32FBB41F" w14:textId="77777777" w:rsidR="0018000D" w:rsidRDefault="001800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a">
    <w:altName w:val="Arial"/>
    <w:panose1 w:val="020B07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83"/>
      <w:gridCol w:w="3353"/>
      <w:gridCol w:w="3353"/>
    </w:tblGrid>
    <w:tr w:rsidR="00CD1162" w14:paraId="60B4BA7E" w14:textId="77777777">
      <w:tc>
        <w:tcPr>
          <w:tcW w:w="3283" w:type="dxa"/>
          <w:vAlign w:val="center"/>
        </w:tcPr>
        <w:p w14:paraId="3E7D37BE" w14:textId="77777777" w:rsidR="00CD1162" w:rsidRDefault="00CD1162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FILENAME  \* Caps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Templateformulariosolicitudcambio.Doc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525D539C" w14:textId="66B2B0C6" w:rsidR="00CD1162" w:rsidRDefault="00CD1162">
          <w:pPr>
            <w:pStyle w:val="Piedepgina"/>
          </w:pPr>
          <w:r>
            <w:rPr>
              <w:rFonts w:ascii="Arial" w:hAnsi="Arial"/>
              <w:sz w:val="16"/>
            </w:rPr>
            <w:fldChar w:fldCharType="begin"/>
          </w:r>
          <w:r>
            <w:rPr>
              <w:rFonts w:ascii="Arial" w:hAnsi="Arial"/>
              <w:sz w:val="16"/>
            </w:rPr>
            <w:instrText xml:space="preserve"> SAVEDATE \@ "dd/MM/yyyy" \* MERGEFORMAT </w:instrText>
          </w:r>
          <w:r>
            <w:rPr>
              <w:rFonts w:ascii="Arial" w:hAnsi="Arial"/>
              <w:sz w:val="16"/>
            </w:rPr>
            <w:fldChar w:fldCharType="separate"/>
          </w:r>
          <w:r w:rsidR="000D7757">
            <w:rPr>
              <w:rFonts w:ascii="Arial" w:hAnsi="Arial"/>
              <w:noProof/>
              <w:sz w:val="16"/>
            </w:rPr>
            <w:t>22/07/2026</w:t>
          </w:r>
          <w:r>
            <w:rPr>
              <w:rFonts w:ascii="Arial" w:hAnsi="Arial"/>
              <w:sz w:val="16"/>
            </w:rPr>
            <w:fldChar w:fldCharType="end"/>
          </w:r>
          <w:r>
            <w:rPr>
              <w:rStyle w:val="Nmerodepgina"/>
              <w:rFonts w:ascii="Arial" w:hAnsi="Arial"/>
              <w:sz w:val="16"/>
            </w:rPr>
            <w:t xml:space="preserve"> </w:t>
          </w:r>
        </w:p>
      </w:tc>
      <w:tc>
        <w:tcPr>
          <w:tcW w:w="3353" w:type="dxa"/>
          <w:vAlign w:val="center"/>
        </w:tcPr>
        <w:p w14:paraId="0EDD6F30" w14:textId="77777777" w:rsidR="00CD1162" w:rsidRDefault="00CD1162">
          <w:pPr>
            <w:pStyle w:val="Piedepgina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DOCPROPERTY  Category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&lt;Final&gt;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1C2C73C8" w14:textId="77777777" w:rsidR="00CD1162" w:rsidRDefault="00CD1162">
          <w:pPr>
            <w:pStyle w:val="Piedepgina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DOCPROPERTY  Seguridad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Confidencial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DOCPROPERTY  Manager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DOCVARIABLE Estado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3353" w:type="dxa"/>
          <w:vAlign w:val="center"/>
        </w:tcPr>
        <w:p w14:paraId="12FA1D28" w14:textId="553D6919" w:rsidR="00CD1162" w:rsidRDefault="00CD1162">
          <w:pPr>
            <w:pStyle w:val="Piedepgina"/>
            <w:jc w:val="right"/>
            <w:rPr>
              <w:sz w:val="16"/>
            </w:rPr>
          </w:pPr>
          <w:r>
            <w:rPr>
              <w:rStyle w:val="Nmerodepgina"/>
              <w:rFonts w:ascii="Arial" w:hAnsi="Arial"/>
              <w:sz w:val="16"/>
            </w:rPr>
            <w:t xml:space="preserve">Página </w:t>
          </w:r>
          <w:r>
            <w:rPr>
              <w:rStyle w:val="Nmerodepgina"/>
              <w:rFonts w:ascii="Arial" w:hAnsi="Arial"/>
              <w:sz w:val="16"/>
            </w:rPr>
            <w:fldChar w:fldCharType="begin"/>
          </w:r>
          <w:r>
            <w:rPr>
              <w:rStyle w:val="Nmerodepgina"/>
              <w:rFonts w:ascii="Arial" w:hAnsi="Arial"/>
              <w:sz w:val="16"/>
            </w:rPr>
            <w:instrText xml:space="preserve"> PAGE </w:instrText>
          </w:r>
          <w:r>
            <w:rPr>
              <w:rStyle w:val="Nmerodepgina"/>
              <w:rFonts w:ascii="Arial" w:hAnsi="Arial"/>
              <w:sz w:val="16"/>
            </w:rPr>
            <w:fldChar w:fldCharType="separate"/>
          </w:r>
          <w:r w:rsidR="00552D71">
            <w:rPr>
              <w:rStyle w:val="Nmerodepgina"/>
              <w:rFonts w:ascii="Arial" w:hAnsi="Arial"/>
              <w:noProof/>
              <w:sz w:val="16"/>
            </w:rPr>
            <w:t>1</w:t>
          </w:r>
          <w:r>
            <w:rPr>
              <w:rStyle w:val="Nmerodepgina"/>
              <w:rFonts w:ascii="Arial" w:hAnsi="Arial"/>
              <w:sz w:val="16"/>
            </w:rPr>
            <w:fldChar w:fldCharType="end"/>
          </w:r>
          <w:r>
            <w:rPr>
              <w:rStyle w:val="Nmerodepgina"/>
              <w:rFonts w:ascii="Arial" w:hAnsi="Arial"/>
              <w:sz w:val="16"/>
            </w:rPr>
            <w:t xml:space="preserve"> de </w:t>
          </w:r>
          <w:r>
            <w:rPr>
              <w:rStyle w:val="Nmerodepgina"/>
              <w:sz w:val="16"/>
            </w:rPr>
            <w:fldChar w:fldCharType="begin"/>
          </w:r>
          <w:r>
            <w:rPr>
              <w:rStyle w:val="Nmerodepgina"/>
              <w:sz w:val="16"/>
            </w:rPr>
            <w:instrText xml:space="preserve"> NUMPAGES </w:instrText>
          </w:r>
          <w:r>
            <w:rPr>
              <w:rStyle w:val="Nmerodepgina"/>
              <w:sz w:val="16"/>
            </w:rPr>
            <w:fldChar w:fldCharType="separate"/>
          </w:r>
          <w:r w:rsidR="00552D71">
            <w:rPr>
              <w:rStyle w:val="Nmerodepgina"/>
              <w:noProof/>
              <w:sz w:val="16"/>
            </w:rPr>
            <w:t>1</w:t>
          </w:r>
          <w:r>
            <w:rPr>
              <w:rStyle w:val="Nmerodepgina"/>
              <w:sz w:val="16"/>
            </w:rPr>
            <w:fldChar w:fldCharType="end"/>
          </w:r>
        </w:p>
      </w:tc>
    </w:tr>
  </w:tbl>
  <w:p w14:paraId="0562CB0E" w14:textId="77777777" w:rsidR="00CD1162" w:rsidRDefault="00CD1162">
    <w:pPr>
      <w:pStyle w:val="Piedepgina"/>
      <w:rPr>
        <w:rFonts w:ascii="Arial" w:hAnsi="Arial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B3D42" w14:textId="77777777" w:rsidR="0018000D" w:rsidRDefault="0018000D">
      <w:r>
        <w:separator/>
      </w:r>
    </w:p>
  </w:footnote>
  <w:footnote w:type="continuationSeparator" w:id="0">
    <w:p w14:paraId="7BA004AA" w14:textId="77777777" w:rsidR="0018000D" w:rsidRDefault="0018000D">
      <w:r>
        <w:continuationSeparator/>
      </w:r>
    </w:p>
  </w:footnote>
  <w:footnote w:type="continuationNotice" w:id="1">
    <w:p w14:paraId="5B2F2557" w14:textId="77777777" w:rsidR="0018000D" w:rsidRDefault="0018000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87"/>
      <w:gridCol w:w="7461"/>
    </w:tblGrid>
    <w:tr w:rsidR="00CD1162" w14:paraId="6619419E" w14:textId="77777777" w:rsidTr="00785F5E">
      <w:trPr>
        <w:trHeight w:val="1265"/>
      </w:trPr>
      <w:tc>
        <w:tcPr>
          <w:tcW w:w="2887" w:type="dxa"/>
        </w:tcPr>
        <w:p w14:paraId="34CE0A41" w14:textId="77777777" w:rsidR="00CD1162" w:rsidRDefault="00AE64D6">
          <w:pPr>
            <w:pStyle w:val="Encabezado"/>
            <w:rPr>
              <w:rFonts w:ascii="Arial" w:hAnsi="Arial"/>
              <w:b/>
            </w:rPr>
          </w:pPr>
          <w:r w:rsidRPr="003F4122">
            <w:rPr>
              <w:rFonts w:ascii="Arial" w:hAnsi="Arial"/>
              <w:b/>
              <w:noProof/>
              <w:lang w:eastAsia="es-AR"/>
            </w:rPr>
            <w:drawing>
              <wp:inline distT="0" distB="0" distL="0" distR="0" wp14:anchorId="28056474" wp14:editId="07777777">
                <wp:extent cx="1895475" cy="10572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61" w:type="dxa"/>
        </w:tcPr>
        <w:p w14:paraId="23634C1F" w14:textId="6F0471F8" w:rsidR="00CD1162" w:rsidRDefault="00CD1162">
          <w:pPr>
            <w:jc w:val="right"/>
            <w:rPr>
              <w:rFonts w:ascii="Arial" w:hAnsi="Arial"/>
              <w:b/>
              <w:lang w:val="es-MX"/>
            </w:rPr>
          </w:pPr>
          <w:r>
            <w:rPr>
              <w:rFonts w:ascii="Arial" w:hAnsi="Arial"/>
              <w:b/>
              <w:lang w:val="es-MX"/>
            </w:rPr>
            <w:fldChar w:fldCharType="begin"/>
          </w:r>
          <w:r>
            <w:rPr>
              <w:rFonts w:ascii="Arial" w:hAnsi="Arial"/>
              <w:b/>
              <w:lang w:val="es-MX"/>
            </w:rPr>
            <w:instrText xml:space="preserve"> DOCPROPERTY  Title  \* MERGEFORMAT </w:instrText>
          </w:r>
          <w:r>
            <w:rPr>
              <w:rFonts w:ascii="Arial" w:hAnsi="Arial"/>
              <w:b/>
              <w:lang w:val="es-MX"/>
            </w:rPr>
            <w:fldChar w:fldCharType="separate"/>
          </w:r>
          <w:r w:rsidR="00D36F2C">
            <w:rPr>
              <w:rFonts w:ascii="Arial" w:hAnsi="Arial"/>
              <w:b/>
              <w:lang w:val="es-MX"/>
            </w:rPr>
            <w:t>&lt;</w:t>
          </w:r>
          <w:r w:rsidR="000D7757">
            <w:rPr>
              <w:color w:val="000000"/>
              <w:sz w:val="27"/>
              <w:szCs w:val="27"/>
            </w:rPr>
            <w:t>C</w:t>
          </w:r>
          <w:r>
            <w:rPr>
              <w:rFonts w:ascii="Arial" w:hAnsi="Arial"/>
              <w:b/>
              <w:lang w:val="es-MX"/>
            </w:rPr>
            <w:t>&gt;</w:t>
          </w:r>
          <w:r>
            <w:rPr>
              <w:rFonts w:ascii="Arial" w:hAnsi="Arial"/>
              <w:b/>
              <w:lang w:val="es-MX"/>
            </w:rPr>
            <w:fldChar w:fldCharType="end"/>
          </w:r>
        </w:p>
        <w:p w14:paraId="7E5B3C9E" w14:textId="77777777" w:rsidR="00CD1162" w:rsidRDefault="00CD1162">
          <w:pPr>
            <w:jc w:val="right"/>
            <w:rPr>
              <w:rFonts w:ascii="Arial" w:hAnsi="Arial"/>
              <w:b/>
              <w:lang w:val="es-MX"/>
            </w:rPr>
          </w:pPr>
          <w:r>
            <w:rPr>
              <w:rFonts w:ascii="Arial" w:hAnsi="Arial"/>
              <w:b/>
              <w:lang w:val="es-MX"/>
            </w:rPr>
            <w:fldChar w:fldCharType="begin"/>
          </w:r>
          <w:r>
            <w:rPr>
              <w:rFonts w:ascii="Arial" w:hAnsi="Arial"/>
              <w:b/>
              <w:lang w:val="es-MX"/>
            </w:rPr>
            <w:instrText xml:space="preserve"> DOCPROPERTY  Subject  \* MERGEFORMAT </w:instrText>
          </w:r>
          <w:r>
            <w:rPr>
              <w:rFonts w:ascii="Arial" w:hAnsi="Arial"/>
              <w:b/>
              <w:lang w:val="es-MX"/>
            </w:rPr>
            <w:fldChar w:fldCharType="separate"/>
          </w:r>
          <w:r>
            <w:rPr>
              <w:rFonts w:ascii="Arial" w:hAnsi="Arial"/>
              <w:b/>
              <w:lang w:val="es-MX"/>
            </w:rPr>
            <w:t>Formulario de Solicitud de Cambio</w:t>
          </w:r>
          <w:r>
            <w:rPr>
              <w:rFonts w:ascii="Arial" w:hAnsi="Arial"/>
              <w:b/>
              <w:lang w:val="es-MX"/>
            </w:rPr>
            <w:fldChar w:fldCharType="end"/>
          </w:r>
        </w:p>
        <w:p w14:paraId="62EBF3C5" w14:textId="77777777" w:rsidR="00CD1162" w:rsidRDefault="00CD1162">
          <w:pPr>
            <w:pStyle w:val="Ttulo7"/>
            <w:numPr>
              <w:ilvl w:val="0"/>
              <w:numId w:val="0"/>
            </w:numPr>
            <w:ind w:right="0"/>
            <w:jc w:val="right"/>
            <w:rPr>
              <w:b w:val="0"/>
              <w:sz w:val="28"/>
            </w:rPr>
          </w:pPr>
        </w:p>
      </w:tc>
    </w:tr>
  </w:tbl>
  <w:p w14:paraId="6D98A12B" w14:textId="77777777" w:rsidR="00CD1162" w:rsidRDefault="00CD116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23919"/>
    <w:multiLevelType w:val="hybridMultilevel"/>
    <w:tmpl w:val="7D189DE4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C292F36"/>
    <w:multiLevelType w:val="hybridMultilevel"/>
    <w:tmpl w:val="AA5622CE"/>
    <w:lvl w:ilvl="0" w:tplc="0C0A000F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760"/>
        </w:tabs>
        <w:ind w:left="176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480"/>
        </w:tabs>
        <w:ind w:left="24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00"/>
        </w:tabs>
        <w:ind w:left="32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1A2B229F"/>
    <w:multiLevelType w:val="hybridMultilevel"/>
    <w:tmpl w:val="CB46E70A"/>
    <w:lvl w:ilvl="0" w:tplc="D22217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94F81"/>
    <w:multiLevelType w:val="hybridMultilevel"/>
    <w:tmpl w:val="AF40B7EA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2B800A1B"/>
    <w:multiLevelType w:val="hybridMultilevel"/>
    <w:tmpl w:val="C2421502"/>
    <w:lvl w:ilvl="0" w:tplc="E94ED3AE">
      <w:start w:val="1"/>
      <w:numFmt w:val="bullet"/>
      <w:pStyle w:val="Estilo1"/>
      <w:lvlText w:val="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75"/>
        </w:tabs>
        <w:ind w:left="217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95"/>
        </w:tabs>
        <w:ind w:left="28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15"/>
        </w:tabs>
        <w:ind w:left="36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35"/>
        </w:tabs>
        <w:ind w:left="433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75"/>
        </w:tabs>
        <w:ind w:left="57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95"/>
        </w:tabs>
        <w:ind w:left="649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</w:rPr>
    </w:lvl>
  </w:abstractNum>
  <w:abstractNum w:abstractNumId="5" w15:restartNumberingAfterBreak="0">
    <w:nsid w:val="3251171C"/>
    <w:multiLevelType w:val="hybridMultilevel"/>
    <w:tmpl w:val="83A262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4168E"/>
    <w:multiLevelType w:val="hybridMultilevel"/>
    <w:tmpl w:val="FFC00128"/>
    <w:lvl w:ilvl="0" w:tplc="0C0A0001">
      <w:start w:val="1"/>
      <w:numFmt w:val="bullet"/>
      <w:lvlText w:val="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34D103D8"/>
    <w:multiLevelType w:val="multilevel"/>
    <w:tmpl w:val="3C5C1EEE"/>
    <w:lvl w:ilvl="0">
      <w:start w:val="1"/>
      <w:numFmt w:val="bullet"/>
      <w:lvlText w:val=""/>
      <w:lvlJc w:val="left"/>
      <w:pPr>
        <w:tabs>
          <w:tab w:val="num" w:pos="366"/>
        </w:tabs>
        <w:ind w:left="153" w:hanging="14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963D4"/>
    <w:multiLevelType w:val="multilevel"/>
    <w:tmpl w:val="E2068B2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D55401F"/>
    <w:multiLevelType w:val="hybridMultilevel"/>
    <w:tmpl w:val="6608B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A6694"/>
    <w:multiLevelType w:val="multilevel"/>
    <w:tmpl w:val="290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E46BB"/>
    <w:multiLevelType w:val="multilevel"/>
    <w:tmpl w:val="693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25288"/>
    <w:multiLevelType w:val="multilevel"/>
    <w:tmpl w:val="E44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534A3"/>
    <w:multiLevelType w:val="hybridMultilevel"/>
    <w:tmpl w:val="1F241FAC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9C434D3"/>
    <w:multiLevelType w:val="hybridMultilevel"/>
    <w:tmpl w:val="5EC2AF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13"/>
  </w:num>
  <w:num w:numId="7">
    <w:abstractNumId w:val="5"/>
  </w:num>
  <w:num w:numId="8">
    <w:abstractNumId w:val="14"/>
  </w:num>
  <w:num w:numId="9">
    <w:abstractNumId w:val="8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9"/>
  </w:num>
  <w:num w:numId="19">
    <w:abstractNumId w:val="3"/>
  </w:num>
  <w:num w:numId="20">
    <w:abstractNumId w:val="2"/>
  </w:num>
  <w:num w:numId="21">
    <w:abstractNumId w:val="11"/>
  </w:num>
  <w:num w:numId="22">
    <w:abstractNumId w:val="10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9"/>
  <w:proofState w:spelling="clean" w:grammar="clean"/>
  <w:attachedTemplate r:id="rId1"/>
  <w:defaultTabStop w:val="34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122"/>
    <w:rsid w:val="00005D98"/>
    <w:rsid w:val="000D7757"/>
    <w:rsid w:val="000E27B5"/>
    <w:rsid w:val="000F3852"/>
    <w:rsid w:val="00107B3C"/>
    <w:rsid w:val="0012002E"/>
    <w:rsid w:val="00136899"/>
    <w:rsid w:val="00140C7A"/>
    <w:rsid w:val="0018000D"/>
    <w:rsid w:val="00263F2F"/>
    <w:rsid w:val="002A0B38"/>
    <w:rsid w:val="002A3854"/>
    <w:rsid w:val="002F2E61"/>
    <w:rsid w:val="00303997"/>
    <w:rsid w:val="003D5E61"/>
    <w:rsid w:val="003D7D16"/>
    <w:rsid w:val="003F4122"/>
    <w:rsid w:val="00474D1E"/>
    <w:rsid w:val="004A4290"/>
    <w:rsid w:val="004F728A"/>
    <w:rsid w:val="00531ECE"/>
    <w:rsid w:val="00552D71"/>
    <w:rsid w:val="005868CA"/>
    <w:rsid w:val="005C4A5A"/>
    <w:rsid w:val="00632A9C"/>
    <w:rsid w:val="00681E97"/>
    <w:rsid w:val="007220DC"/>
    <w:rsid w:val="00731E3B"/>
    <w:rsid w:val="0074402B"/>
    <w:rsid w:val="0076141E"/>
    <w:rsid w:val="00785F5E"/>
    <w:rsid w:val="007917B5"/>
    <w:rsid w:val="007F0A44"/>
    <w:rsid w:val="00862743"/>
    <w:rsid w:val="00950B26"/>
    <w:rsid w:val="009A67F6"/>
    <w:rsid w:val="009B343D"/>
    <w:rsid w:val="009C2DF1"/>
    <w:rsid w:val="009E0B35"/>
    <w:rsid w:val="00AE64D6"/>
    <w:rsid w:val="00B14614"/>
    <w:rsid w:val="00B20C74"/>
    <w:rsid w:val="00B21E0F"/>
    <w:rsid w:val="00B25271"/>
    <w:rsid w:val="00B42F4C"/>
    <w:rsid w:val="00B638A7"/>
    <w:rsid w:val="00BA3383"/>
    <w:rsid w:val="00BB21F4"/>
    <w:rsid w:val="00C05BF7"/>
    <w:rsid w:val="00CD1162"/>
    <w:rsid w:val="00CF2451"/>
    <w:rsid w:val="00D36F2C"/>
    <w:rsid w:val="00D67FF9"/>
    <w:rsid w:val="00EE710B"/>
    <w:rsid w:val="00F02A3B"/>
    <w:rsid w:val="00F308D5"/>
    <w:rsid w:val="00F37CD1"/>
    <w:rsid w:val="00F73D6D"/>
    <w:rsid w:val="00F942B7"/>
    <w:rsid w:val="00F965C5"/>
    <w:rsid w:val="00FA2444"/>
    <w:rsid w:val="00FC0292"/>
    <w:rsid w:val="05E9ED28"/>
    <w:rsid w:val="49EC0461"/>
    <w:rsid w:val="533F3C3C"/>
    <w:rsid w:val="5C760810"/>
    <w:rsid w:val="5D45A699"/>
    <w:rsid w:val="5F526A5D"/>
    <w:rsid w:val="6376A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A1811BB"/>
  <w15:chartTrackingRefBased/>
  <w15:docId w15:val="{2DE742EE-5AD1-4E40-816B-D90D9EF2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B3C"/>
    <w:rPr>
      <w:lang w:val="es-AR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9"/>
      </w:numPr>
      <w:pBdr>
        <w:bottom w:val="single" w:sz="4" w:space="1" w:color="auto"/>
      </w:pBdr>
      <w:jc w:val="both"/>
      <w:outlineLvl w:val="0"/>
    </w:pPr>
    <w:rPr>
      <w:rFonts w:ascii="Arial" w:hAnsi="Arial"/>
      <w:b/>
      <w:smallCaps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9"/>
      </w:numPr>
      <w:pBdr>
        <w:bottom w:val="single" w:sz="4" w:space="1" w:color="auto"/>
      </w:pBdr>
      <w:outlineLvl w:val="1"/>
    </w:pPr>
    <w:rPr>
      <w:rFonts w:ascii="Arial" w:hAnsi="Arial"/>
      <w:b/>
      <w:smallCap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9"/>
      </w:numPr>
      <w:jc w:val="both"/>
      <w:outlineLvl w:val="2"/>
    </w:pPr>
    <w:rPr>
      <w:rFonts w:ascii="Arial" w:hAnsi="Arial"/>
      <w:color w:val="000000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9"/>
      </w:numPr>
      <w:outlineLvl w:val="3"/>
    </w:pPr>
    <w:rPr>
      <w:rFonts w:ascii="Arial" w:hAnsi="Arial"/>
      <w:sz w:val="32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9"/>
      </w:numPr>
      <w:spacing w:line="360" w:lineRule="auto"/>
      <w:outlineLvl w:val="4"/>
    </w:pPr>
    <w:rPr>
      <w:rFonts w:ascii="Arial" w:hAnsi="Arial"/>
      <w:b/>
      <w:bCs/>
      <w:sz w:val="24"/>
      <w:lang w:val="es-MX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9"/>
      </w:numPr>
      <w:ind w:right="-284"/>
      <w:jc w:val="both"/>
      <w:outlineLvl w:val="5"/>
    </w:pPr>
    <w:rPr>
      <w:rFonts w:ascii="Arial" w:hAnsi="Arial"/>
      <w:b/>
      <w:sz w:val="24"/>
      <w:lang w:val="es-ES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9"/>
      </w:numPr>
      <w:ind w:right="-284"/>
      <w:jc w:val="center"/>
      <w:outlineLvl w:val="6"/>
    </w:pPr>
    <w:rPr>
      <w:rFonts w:ascii="Arial" w:hAnsi="Arial"/>
      <w:b/>
      <w:sz w:val="24"/>
      <w:lang w:val="es-ES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9"/>
      </w:numPr>
      <w:ind w:right="-284"/>
      <w:jc w:val="both"/>
      <w:outlineLvl w:val="7"/>
    </w:pPr>
    <w:rPr>
      <w:rFonts w:ascii="Arial" w:hAnsi="Arial"/>
      <w:b/>
      <w:lang w:val="es-ES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9"/>
      </w:numPr>
      <w:ind w:right="-284"/>
      <w:jc w:val="center"/>
      <w:outlineLvl w:val="8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Textoindependiente2">
    <w:name w:val="Body Text 2"/>
    <w:basedOn w:val="Normal"/>
    <w:semiHidden/>
    <w:pPr>
      <w:tabs>
        <w:tab w:val="num" w:pos="2598"/>
      </w:tabs>
      <w:jc w:val="both"/>
    </w:pPr>
    <w:rPr>
      <w:rFonts w:ascii="Arial" w:hAnsi="Arial"/>
      <w:spacing w:val="8"/>
      <w:sz w:val="22"/>
      <w:lang w:val="es-ES"/>
    </w:rPr>
  </w:style>
  <w:style w:type="paragraph" w:styleId="TDC3">
    <w:name w:val="toc 3"/>
    <w:basedOn w:val="Normal"/>
    <w:next w:val="Normal"/>
    <w:autoRedefine/>
    <w:semiHidden/>
    <w:pPr>
      <w:tabs>
        <w:tab w:val="left" w:pos="1000"/>
        <w:tab w:val="right" w:leader="dot" w:pos="9911"/>
      </w:tabs>
      <w:ind w:left="200"/>
    </w:pPr>
    <w:rPr>
      <w:noProof/>
    </w:rPr>
  </w:style>
  <w:style w:type="paragraph" w:styleId="TDC1">
    <w:name w:val="toc 1"/>
    <w:basedOn w:val="Normal"/>
    <w:next w:val="Normal"/>
    <w:autoRedefine/>
    <w:semiHidden/>
    <w:pPr>
      <w:tabs>
        <w:tab w:val="left" w:pos="600"/>
        <w:tab w:val="right" w:leader="dot" w:pos="9911"/>
      </w:tabs>
    </w:pPr>
    <w:rPr>
      <w:noProof/>
      <w:sz w:val="24"/>
      <w:szCs w:val="24"/>
    </w:rPr>
  </w:style>
  <w:style w:type="paragraph" w:styleId="TDC4">
    <w:name w:val="toc 4"/>
    <w:basedOn w:val="Normal"/>
    <w:next w:val="Normal"/>
    <w:autoRedefine/>
    <w:semiHidden/>
    <w:pPr>
      <w:ind w:left="600"/>
    </w:pPr>
  </w:style>
  <w:style w:type="paragraph" w:styleId="TDC2">
    <w:name w:val="toc 2"/>
    <w:basedOn w:val="Normal"/>
    <w:next w:val="Normal"/>
    <w:autoRedefine/>
    <w:semiHidden/>
    <w:pPr>
      <w:tabs>
        <w:tab w:val="left" w:pos="800"/>
        <w:tab w:val="right" w:leader="dot" w:pos="9911"/>
      </w:tabs>
      <w:ind w:left="200"/>
    </w:pPr>
    <w:rPr>
      <w:noProof/>
      <w:sz w:val="22"/>
      <w:szCs w:val="22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Referencia">
    <w:name w:val="Referencia"/>
    <w:basedOn w:val="Normal"/>
    <w:next w:val="Normal"/>
    <w:pPr>
      <w:spacing w:after="240"/>
      <w:ind w:firstLine="340"/>
      <w:jc w:val="both"/>
    </w:pPr>
    <w:rPr>
      <w:rFonts w:ascii="Arial" w:hAnsi="Arial"/>
      <w:sz w:val="18"/>
    </w:rPr>
  </w:style>
  <w:style w:type="paragraph" w:styleId="Sangradetextonormal">
    <w:name w:val="Body Text Indent"/>
    <w:basedOn w:val="Normal"/>
    <w:semiHidden/>
    <w:pPr>
      <w:spacing w:after="120"/>
      <w:ind w:left="283"/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semiHidden/>
    <w:pPr>
      <w:ind w:left="426" w:firstLine="340"/>
    </w:pPr>
    <w:rPr>
      <w:rFonts w:ascii="Arial" w:hAnsi="Arial"/>
      <w:lang w:val="es-MX"/>
    </w:rPr>
  </w:style>
  <w:style w:type="paragraph" w:customStyle="1" w:styleId="Estilo1">
    <w:name w:val="Estilo1"/>
    <w:basedOn w:val="Normal"/>
    <w:pPr>
      <w:numPr>
        <w:numId w:val="5"/>
      </w:numPr>
      <w:spacing w:after="240"/>
    </w:pPr>
  </w:style>
  <w:style w:type="paragraph" w:customStyle="1" w:styleId="TituloIndice">
    <w:name w:val="TituloIndice"/>
    <w:basedOn w:val="Normal"/>
    <w:next w:val="Normal"/>
    <w:autoRedefine/>
    <w:pPr>
      <w:pBdr>
        <w:bottom w:val="single" w:sz="4" w:space="1" w:color="auto"/>
      </w:pBdr>
      <w:spacing w:before="120" w:after="120"/>
      <w:jc w:val="both"/>
      <w:outlineLvl w:val="0"/>
    </w:pPr>
    <w:rPr>
      <w:rFonts w:ascii="Arial Negrita" w:hAnsi="Arial Negrita"/>
      <w:b/>
      <w:sz w:val="28"/>
      <w:lang w:val="en-U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  <w:rPr>
      <w:szCs w:val="24"/>
    </w:rPr>
  </w:style>
  <w:style w:type="paragraph" w:styleId="ndice2">
    <w:name w:val="index 2"/>
    <w:basedOn w:val="Normal"/>
    <w:next w:val="Normal"/>
    <w:autoRedefine/>
    <w:semiHidden/>
    <w:pPr>
      <w:ind w:left="400" w:hanging="200"/>
    </w:pPr>
    <w:rPr>
      <w:szCs w:val="24"/>
    </w:rPr>
  </w:style>
  <w:style w:type="paragraph" w:styleId="ndice3">
    <w:name w:val="index 3"/>
    <w:basedOn w:val="Normal"/>
    <w:next w:val="Normal"/>
    <w:autoRedefine/>
    <w:semiHidden/>
    <w:pPr>
      <w:ind w:left="600" w:hanging="200"/>
    </w:pPr>
    <w:rPr>
      <w:szCs w:val="24"/>
    </w:rPr>
  </w:style>
  <w:style w:type="paragraph" w:styleId="ndice4">
    <w:name w:val="index 4"/>
    <w:basedOn w:val="Normal"/>
    <w:next w:val="Normal"/>
    <w:autoRedefine/>
    <w:semiHidden/>
    <w:pPr>
      <w:ind w:left="800" w:hanging="200"/>
    </w:pPr>
    <w:rPr>
      <w:szCs w:val="24"/>
    </w:rPr>
  </w:style>
  <w:style w:type="paragraph" w:styleId="ndice5">
    <w:name w:val="index 5"/>
    <w:basedOn w:val="Normal"/>
    <w:next w:val="Normal"/>
    <w:autoRedefine/>
    <w:semiHidden/>
    <w:pPr>
      <w:ind w:left="1000" w:hanging="200"/>
    </w:pPr>
    <w:rPr>
      <w:szCs w:val="24"/>
    </w:rPr>
  </w:style>
  <w:style w:type="paragraph" w:styleId="ndice6">
    <w:name w:val="index 6"/>
    <w:basedOn w:val="Normal"/>
    <w:next w:val="Normal"/>
    <w:autoRedefine/>
    <w:semiHidden/>
    <w:pPr>
      <w:ind w:left="1200" w:hanging="200"/>
    </w:pPr>
    <w:rPr>
      <w:szCs w:val="24"/>
    </w:rPr>
  </w:style>
  <w:style w:type="paragraph" w:styleId="ndice7">
    <w:name w:val="index 7"/>
    <w:basedOn w:val="Normal"/>
    <w:next w:val="Normal"/>
    <w:autoRedefine/>
    <w:semiHidden/>
    <w:pPr>
      <w:ind w:left="1400" w:hanging="200"/>
    </w:pPr>
    <w:rPr>
      <w:szCs w:val="24"/>
    </w:rPr>
  </w:style>
  <w:style w:type="paragraph" w:styleId="ndice8">
    <w:name w:val="index 8"/>
    <w:basedOn w:val="Normal"/>
    <w:next w:val="Normal"/>
    <w:autoRedefine/>
    <w:semiHidden/>
    <w:pPr>
      <w:ind w:left="1600" w:hanging="200"/>
    </w:pPr>
    <w:rPr>
      <w:szCs w:val="24"/>
    </w:rPr>
  </w:style>
  <w:style w:type="paragraph" w:styleId="ndice9">
    <w:name w:val="index 9"/>
    <w:basedOn w:val="Normal"/>
    <w:next w:val="Normal"/>
    <w:autoRedefine/>
    <w:semiHidden/>
    <w:pPr>
      <w:ind w:left="1800" w:hanging="200"/>
    </w:pPr>
    <w:rPr>
      <w:szCs w:val="24"/>
    </w:rPr>
  </w:style>
  <w:style w:type="paragraph" w:styleId="Ttulodendice">
    <w:name w:val="index heading"/>
    <w:basedOn w:val="Normal"/>
    <w:next w:val="ndice1"/>
    <w:semiHidden/>
    <w:pPr>
      <w:spacing w:before="120" w:after="120"/>
    </w:pPr>
    <w:rPr>
      <w:b/>
      <w:bCs/>
      <w:i/>
      <w:iCs/>
      <w:szCs w:val="24"/>
    </w:rPr>
  </w:style>
  <w:style w:type="paragraph" w:styleId="TDC5">
    <w:name w:val="toc 5"/>
    <w:basedOn w:val="Normal"/>
    <w:next w:val="Normal"/>
    <w:autoRedefine/>
    <w:semiHidden/>
    <w:pPr>
      <w:ind w:left="800"/>
    </w:pPr>
  </w:style>
  <w:style w:type="paragraph" w:styleId="TDC6">
    <w:name w:val="toc 6"/>
    <w:basedOn w:val="Normal"/>
    <w:next w:val="Normal"/>
    <w:autoRedefine/>
    <w:semiHidden/>
    <w:pPr>
      <w:ind w:left="100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00"/>
    </w:pPr>
  </w:style>
  <w:style w:type="paragraph" w:styleId="TDC9">
    <w:name w:val="toc 9"/>
    <w:basedOn w:val="Normal"/>
    <w:next w:val="Normal"/>
    <w:autoRedefine/>
    <w:semiHidden/>
    <w:pPr>
      <w:ind w:left="1600"/>
    </w:pPr>
  </w:style>
  <w:style w:type="paragraph" w:customStyle="1" w:styleId="TtulodeTDC">
    <w:name w:val="Título de TDC"/>
    <w:basedOn w:val="Ttulo1"/>
    <w:next w:val="Normal"/>
    <w:qFormat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smallCaps w:val="0"/>
      <w:color w:val="365F91"/>
      <w:sz w:val="28"/>
      <w:szCs w:val="28"/>
      <w:lang w:val="es-ES" w:eastAsia="en-US"/>
    </w:rPr>
  </w:style>
  <w:style w:type="paragraph" w:styleId="Prrafodelista">
    <w:name w:val="List Paragraph"/>
    <w:basedOn w:val="Normal"/>
    <w:qFormat/>
    <w:pPr>
      <w:ind w:left="720"/>
    </w:pPr>
    <w:rPr>
      <w:rFonts w:ascii="Calibri" w:eastAsia="Calibri" w:hAnsi="Calibri"/>
      <w:sz w:val="22"/>
      <w:szCs w:val="22"/>
      <w:lang w:val="es-MX" w:eastAsia="en-US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rFonts w:ascii="Calibri" w:eastAsia="Calibri" w:hAnsi="Calibri"/>
      <w:lang w:val="es-MX" w:eastAsia="en-US"/>
    </w:rPr>
  </w:style>
  <w:style w:type="paragraph" w:styleId="Textoindependiente">
    <w:name w:val="Body Text"/>
    <w:basedOn w:val="Normal"/>
    <w:semiHidden/>
    <w:rPr>
      <w:vanish/>
      <w:color w:val="3366FF"/>
      <w:lang w:val="es-ES"/>
    </w:rPr>
  </w:style>
  <w:style w:type="paragraph" w:styleId="Asuntodelcomentario">
    <w:name w:val="annotation subject"/>
    <w:basedOn w:val="Textocomentario"/>
    <w:next w:val="Textocomentario"/>
    <w:semiHidden/>
    <w:unhideWhenUsed/>
    <w:rPr>
      <w:rFonts w:ascii="Times New Roman" w:eastAsia="Times New Roman" w:hAnsi="Times New Roman"/>
      <w:b/>
      <w:bCs/>
      <w:lang w:val="es-AR" w:eastAsia="es-ES"/>
    </w:rPr>
  </w:style>
  <w:style w:type="character" w:customStyle="1" w:styleId="TextocomentarioCar">
    <w:name w:val="Texto comentario Car"/>
    <w:semiHidden/>
    <w:rPr>
      <w:rFonts w:ascii="Calibri" w:eastAsia="Calibri" w:hAnsi="Calibri"/>
      <w:lang w:eastAsia="en-US"/>
    </w:rPr>
  </w:style>
  <w:style w:type="character" w:customStyle="1" w:styleId="AsuntodelcomentarioCar">
    <w:name w:val="Asunto del comentario Car"/>
    <w:basedOn w:val="TextocomentarioCar"/>
    <w:rPr>
      <w:rFonts w:ascii="Calibri" w:eastAsia="Calibri" w:hAnsi="Calibri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36F2C"/>
    <w:pPr>
      <w:spacing w:before="100" w:beforeAutospacing="1" w:after="100" w:afterAutospacing="1"/>
    </w:pPr>
    <w:rPr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1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70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9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7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1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16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698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1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5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4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4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4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9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20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8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Schaller\Mis%20documentos\mejoras\Incremento%20I\templates\Activos\TPL_EstandarDocumento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66f956-5e8d-48a8-9444-d9012174a575">
      <Terms xmlns="http://schemas.microsoft.com/office/infopath/2007/PartnerControls"/>
    </lcf76f155ced4ddcb4097134ff3c332f>
    <TaxCatchAll xmlns="07781c60-561d-44ca-a71e-ebcd9339a00b" xsi:nil="true"/>
    <POWERAPPS xmlns="8366f956-5e8d-48a8-9444-d9012174a575" xsi:nil="true"/>
    <Tablero xmlns="8366f956-5e8d-48a8-9444-d9012174a575" xsi:nil="true"/>
    <_ApprovalAssignedTo xmlns="8366f956-5e8d-48a8-9444-d9012174a575">
      <UserInfo>
        <DisplayName/>
        <AccountId xsi:nil="true"/>
        <AccountType/>
      </UserInfo>
    </_ApprovalAssignedTo>
    <_ApprovalStatus xmlns="8366f956-5e8d-48a8-9444-d9012174a575">0</_ApprovalStatus>
    <_ApprovalRespondedBy xmlns="8366f956-5e8d-48a8-9444-d9012174a575">
      <UserInfo>
        <DisplayName/>
        <AccountId xsi:nil="true"/>
        <AccountType/>
      </UserInfo>
    </_ApprovalRespondedBy>
    <_ApprovalSentBy xmlns="8366f956-5e8d-48a8-9444-d9012174a575">
      <UserInfo>
        <DisplayName/>
        <AccountId xsi:nil="true"/>
        <AccountType/>
      </UserInfo>
    </_ApprovalSent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9E02660F4E2A49B98A4448480ABA02" ma:contentTypeVersion="25" ma:contentTypeDescription="Crear nuevo documento." ma:contentTypeScope="" ma:versionID="e60f660ed01510db0c74ab9eb0bdbe0d">
  <xsd:schema xmlns:xsd="http://www.w3.org/2001/XMLSchema" xmlns:xs="http://www.w3.org/2001/XMLSchema" xmlns:p="http://schemas.microsoft.com/office/2006/metadata/properties" xmlns:ns2="8366f956-5e8d-48a8-9444-d9012174a575" xmlns:ns3="07781c60-561d-44ca-a71e-ebcd9339a00b" targetNamespace="http://schemas.microsoft.com/office/2006/metadata/properties" ma:root="true" ma:fieldsID="bba55c59f5882c28b30f3da08f1001f0" ns2:_="" ns3:_="">
    <xsd:import namespace="8366f956-5e8d-48a8-9444-d9012174a575"/>
    <xsd:import namespace="07781c60-561d-44ca-a71e-ebcd9339a0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OWERAPPS" minOccurs="0"/>
                <xsd:element ref="ns2:MediaServiceObjectDetectorVersions" minOccurs="0"/>
                <xsd:element ref="ns2:Tablero" minOccurs="0"/>
                <xsd:element ref="ns2:MediaServiceSearchProperties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6f956-5e8d-48a8-9444-d9012174a5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2c901700-39af-454f-9761-6ab713f9d4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POWERAPPS" ma:index="20" nillable="true" ma:displayName="OBSERVACIÓN" ma:description="PRUEBA" ma:format="Dropdown" ma:internalName="POWERAPPS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ablero" ma:index="22" nillable="true" ma:displayName="Tablero" ma:format="Dropdown" ma:internalName="Tablero">
      <xsd:simpleType>
        <xsd:restriction base="dms:Choice">
          <xsd:enumeration value="Tablero Almacén"/>
          <xsd:enumeration value="Tablero Armado"/>
          <xsd:enumeration value="Tablero Admisión"/>
          <xsd:enumeration value="Tablero Conjunto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5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6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7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8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781c60-561d-44ca-a71e-ebcd9339a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b2a94090-d46d-4f86-bef6-3cb6cc6cc3a8}" ma:internalName="TaxCatchAll" ma:readOnly="false" ma:showField="CatchAllData" ma:web="07781c60-561d-44ca-a71e-ebcd9339a0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44658-1F59-409C-8A2A-6D3021339FCB}">
  <ds:schemaRefs>
    <ds:schemaRef ds:uri="http://schemas.microsoft.com/office/2006/metadata/properties"/>
    <ds:schemaRef ds:uri="http://schemas.microsoft.com/office/infopath/2007/PartnerControls"/>
    <ds:schemaRef ds:uri="8366f956-5e8d-48a8-9444-d9012174a575"/>
    <ds:schemaRef ds:uri="07781c60-561d-44ca-a71e-ebcd9339a00b"/>
  </ds:schemaRefs>
</ds:datastoreItem>
</file>

<file path=customXml/itemProps2.xml><?xml version="1.0" encoding="utf-8"?>
<ds:datastoreItem xmlns:ds="http://schemas.openxmlformats.org/officeDocument/2006/customXml" ds:itemID="{4F67A07C-48E5-42F8-B821-86D4D07A7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6f956-5e8d-48a8-9444-d9012174a575"/>
    <ds:schemaRef ds:uri="07781c60-561d-44ca-a71e-ebcd9339a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AB5780-10DC-4A2A-9C5E-544786C43E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5A351A-FAF1-4B9D-9D5D-65B9D1376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TPL_EstandarDocumentos.dot</Template>
  <TotalTime>120</TotalTime>
  <Pages>1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&lt;Nombre Solicitud&gt;</vt:lpstr>
    </vt:vector>
  </TitlesOfParts>
  <Company>Correo Oficial de la República Argentina S.A.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&lt;Nombre Solicitud&gt;</dc:title>
  <dc:subject>Formulario de Solicitud de Cambio</dc:subject>
  <dc:creator>LSchaller</dc:creator>
  <cp:keywords/>
  <cp:lastModifiedBy>Cristian Bergamasco</cp:lastModifiedBy>
  <cp:revision>20</cp:revision>
  <cp:lastPrinted>2006-06-27T19:27:00Z</cp:lastPrinted>
  <dcterms:created xsi:type="dcterms:W3CDTF">2026-07-20T19:47:00Z</dcterms:created>
  <dcterms:modified xsi:type="dcterms:W3CDTF">2026-07-27T17:05:00Z</dcterms:modified>
  <cp:category>&lt;Final&gt;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guridad">
    <vt:lpwstr>Confidencial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  <property fmtid="{D5CDD505-2E9C-101B-9397-08002B2CF9AE}" pid="5" name="MediaServiceImageTags">
    <vt:lpwstr/>
  </property>
  <property fmtid="{D5CDD505-2E9C-101B-9397-08002B2CF9AE}" pid="6" name="ContentTypeId">
    <vt:lpwstr>0x0101007A9E02660F4E2A49B98A4448480ABA02</vt:lpwstr>
  </property>
</Properties>
</file>